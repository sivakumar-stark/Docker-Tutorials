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color w:val="0000ff"/>
          <w:sz w:val="46"/>
          <w:szCs w:val="46"/>
          <w:u w:val="single"/>
        </w:rPr>
      </w:pPr>
      <w:bookmarkStart w:colFirst="0" w:colLast="0" w:name="_uxlzzh6cf4be" w:id="0"/>
      <w:bookmarkEnd w:id="0"/>
      <w:r w:rsidDel="00000000" w:rsidR="00000000" w:rsidRPr="00000000">
        <w:rPr>
          <w:b w:val="1"/>
          <w:color w:val="0000ff"/>
          <w:sz w:val="46"/>
          <w:szCs w:val="46"/>
          <w:rtl w:val="0"/>
        </w:rPr>
        <w:t xml:space="preserve">Installing Jenkins on Docker with Port Mapping and Persistent Data Across Containers</w:t>
      </w:r>
      <w:r w:rsidDel="00000000" w:rsidR="00000000" w:rsidRPr="00000000">
        <w:rPr>
          <w:rtl w:val="0"/>
        </w:rPr>
      </w:r>
    </w:p>
    <w:p w:rsidR="00000000" w:rsidDel="00000000" w:rsidP="00000000" w:rsidRDefault="00000000" w:rsidRPr="00000000" w14:paraId="00000002">
      <w:pPr>
        <w:rPr/>
      </w:pPr>
      <w:r w:rsidDel="00000000" w:rsidR="00000000" w:rsidRPr="00000000">
        <w:rPr>
          <w:b w:val="1"/>
          <w:rtl w:val="0"/>
        </w:rPr>
        <w:t xml:space="preserve">Creation Date:</w:t>
      </w:r>
      <w:r w:rsidDel="00000000" w:rsidR="00000000" w:rsidRPr="00000000">
        <w:rPr>
          <w:rtl w:val="0"/>
        </w:rPr>
        <w:t xml:space="preserve"> April 2, 2023</w:t>
      </w:r>
    </w:p>
    <w:p w:rsidR="00000000" w:rsidDel="00000000" w:rsidP="00000000" w:rsidRDefault="00000000" w:rsidRPr="00000000" w14:paraId="00000003">
      <w:pPr>
        <w:rPr/>
      </w:pPr>
      <w:r w:rsidDel="00000000" w:rsidR="00000000" w:rsidRPr="00000000">
        <w:rPr>
          <w:b w:val="1"/>
          <w:rtl w:val="0"/>
        </w:rPr>
        <w:t xml:space="preserve">Created By:</w:t>
      </w:r>
      <w:r w:rsidDel="00000000" w:rsidR="00000000" w:rsidRPr="00000000">
        <w:rPr>
          <w:rtl w:val="0"/>
        </w:rPr>
        <w:t xml:space="preserve"> Sivakumar</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8rnsjtx2enfn" w:id="1"/>
      <w:bookmarkEnd w:id="1"/>
      <w:r w:rsidDel="00000000" w:rsidR="00000000" w:rsidRPr="00000000">
        <w:rPr>
          <w:b w:val="1"/>
          <w:color w:val="000000"/>
          <w:sz w:val="26"/>
          <w:szCs w:val="26"/>
          <w:rtl w:val="0"/>
        </w:rPr>
        <w:t xml:space="preserve">1. Visit the docker hub page to find the latest version of Jenkins</w:t>
      </w:r>
    </w:p>
    <w:p w:rsidR="00000000" w:rsidDel="00000000" w:rsidP="00000000" w:rsidRDefault="00000000" w:rsidRPr="00000000" w14:paraId="00000006">
      <w:pPr>
        <w:rPr>
          <w:b w:val="1"/>
          <w:sz w:val="26"/>
          <w:szCs w:val="26"/>
        </w:rPr>
      </w:pPr>
      <w:r w:rsidDel="00000000" w:rsidR="00000000" w:rsidRPr="00000000">
        <w:rPr>
          <w:b w:val="1"/>
          <w:sz w:val="26"/>
          <w:szCs w:val="26"/>
        </w:rPr>
        <w:drawing>
          <wp:inline distB="114300" distT="114300" distL="114300" distR="114300">
            <wp:extent cx="5734050" cy="2370190"/>
            <wp:effectExtent b="0" l="0" r="0" t="0"/>
            <wp:docPr descr="Visit the docker hub page to find the latest version of jenkins" id="31" name="image30.png"/>
            <a:graphic>
              <a:graphicData uri="http://schemas.openxmlformats.org/drawingml/2006/picture">
                <pic:pic>
                  <pic:nvPicPr>
                    <pic:cNvPr descr="Visit the docker hub page to find the latest version of jenkins" id="0" name="image30.png"/>
                    <pic:cNvPicPr preferRelativeResize="0"/>
                  </pic:nvPicPr>
                  <pic:blipFill>
                    <a:blip r:embed="rId6"/>
                    <a:srcRect b="14781" l="0" r="0" t="0"/>
                    <a:stretch>
                      <a:fillRect/>
                    </a:stretch>
                  </pic:blipFill>
                  <pic:spPr>
                    <a:xfrm>
                      <a:off x="0" y="0"/>
                      <a:ext cx="5734050" cy="23701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zeym7uv8ykp" w:id="2"/>
      <w:bookmarkEnd w:id="2"/>
      <w:r w:rsidDel="00000000" w:rsidR="00000000" w:rsidRPr="00000000">
        <w:rPr>
          <w:b w:val="1"/>
          <w:color w:val="000000"/>
          <w:sz w:val="26"/>
          <w:szCs w:val="26"/>
          <w:rtl w:val="0"/>
        </w:rPr>
        <w:t xml:space="preserve">2. Click on Explore…</w:t>
      </w:r>
    </w:p>
    <w:p w:rsidR="00000000" w:rsidDel="00000000" w:rsidP="00000000" w:rsidRDefault="00000000" w:rsidRPr="00000000" w14:paraId="00000008">
      <w:pPr>
        <w:rPr>
          <w:b w:val="1"/>
          <w:sz w:val="26"/>
          <w:szCs w:val="26"/>
        </w:rPr>
      </w:pPr>
      <w:r w:rsidDel="00000000" w:rsidR="00000000" w:rsidRPr="00000000">
        <w:rPr>
          <w:b w:val="1"/>
          <w:sz w:val="26"/>
          <w:szCs w:val="26"/>
        </w:rPr>
        <w:drawing>
          <wp:inline distB="114300" distT="114300" distL="114300" distR="114300">
            <wp:extent cx="5734050" cy="2364625"/>
            <wp:effectExtent b="0" l="0" r="0" t="0"/>
            <wp:docPr descr="Click on Explore…" id="30" name="image31.png"/>
            <a:graphic>
              <a:graphicData uri="http://schemas.openxmlformats.org/drawingml/2006/picture">
                <pic:pic>
                  <pic:nvPicPr>
                    <pic:cNvPr descr="Click on Explore…" id="0" name="image31.png"/>
                    <pic:cNvPicPr preferRelativeResize="0"/>
                  </pic:nvPicPr>
                  <pic:blipFill>
                    <a:blip r:embed="rId7"/>
                    <a:srcRect b="14981" l="-1827" r="1827" t="0"/>
                    <a:stretch>
                      <a:fillRect/>
                    </a:stretch>
                  </pic:blipFill>
                  <pic:spPr>
                    <a:xfrm>
                      <a:off x="0" y="0"/>
                      <a:ext cx="5734050" cy="2364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5me9n6i13moo" w:id="3"/>
      <w:bookmarkEnd w:id="3"/>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tiufjxsuga0l" w:id="4"/>
      <w:bookmarkEnd w:id="4"/>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rmmhqjls7opd" w:id="5"/>
      <w:bookmarkEnd w:id="5"/>
      <w:r w:rsidDel="00000000" w:rsidR="00000000" w:rsidRPr="00000000">
        <w:rPr>
          <w:b w:val="1"/>
          <w:color w:val="000000"/>
          <w:sz w:val="26"/>
          <w:szCs w:val="26"/>
          <w:rtl w:val="0"/>
        </w:rPr>
        <w:t xml:space="preserve">3. Type "jenkins"</w:t>
      </w:r>
    </w:p>
    <w:p w:rsidR="00000000" w:rsidDel="00000000" w:rsidP="00000000" w:rsidRDefault="00000000" w:rsidRPr="00000000" w14:paraId="0000000C">
      <w:pPr>
        <w:rPr>
          <w:b w:val="1"/>
          <w:sz w:val="26"/>
          <w:szCs w:val="26"/>
        </w:rPr>
      </w:pPr>
      <w:r w:rsidDel="00000000" w:rsidR="00000000" w:rsidRPr="00000000">
        <w:rPr>
          <w:b w:val="1"/>
          <w:sz w:val="26"/>
          <w:szCs w:val="26"/>
        </w:rPr>
        <w:drawing>
          <wp:inline distB="114300" distT="114300" distL="114300" distR="114300">
            <wp:extent cx="5734050" cy="2305050"/>
            <wp:effectExtent b="0" l="0" r="0" t="0"/>
            <wp:docPr descr="Type &quot;jenkins&quot;" id="26" name="image24.png"/>
            <a:graphic>
              <a:graphicData uri="http://schemas.openxmlformats.org/drawingml/2006/picture">
                <pic:pic>
                  <pic:nvPicPr>
                    <pic:cNvPr descr="Type &quot;jenkins&quot;" id="0" name="image24.png"/>
                    <pic:cNvPicPr preferRelativeResize="0"/>
                  </pic:nvPicPr>
                  <pic:blipFill>
                    <a:blip r:embed="rId8"/>
                    <a:srcRect b="17123" l="0" r="0" t="0"/>
                    <a:stretch>
                      <a:fillRect/>
                    </a:stretch>
                  </pic:blipFill>
                  <pic:spPr>
                    <a:xfrm>
                      <a:off x="0" y="0"/>
                      <a:ext cx="5734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7gi5ap51y5oa" w:id="6"/>
      <w:bookmarkEnd w:id="6"/>
      <w:r w:rsidDel="00000000" w:rsidR="00000000" w:rsidRPr="00000000">
        <w:rPr>
          <w:b w:val="1"/>
          <w:color w:val="000000"/>
          <w:sz w:val="26"/>
          <w:szCs w:val="26"/>
          <w:rtl w:val="0"/>
        </w:rPr>
        <w:t xml:space="preserve">4. Click on jenkins/jenkins</w:t>
      </w:r>
    </w:p>
    <w:p w:rsidR="00000000" w:rsidDel="00000000" w:rsidP="00000000" w:rsidRDefault="00000000" w:rsidRPr="00000000" w14:paraId="0000000E">
      <w:pPr>
        <w:rPr>
          <w:b w:val="1"/>
          <w:sz w:val="26"/>
          <w:szCs w:val="26"/>
        </w:rPr>
      </w:pPr>
      <w:r w:rsidDel="00000000" w:rsidR="00000000" w:rsidRPr="00000000">
        <w:rPr>
          <w:b w:val="1"/>
          <w:sz w:val="26"/>
          <w:szCs w:val="26"/>
        </w:rPr>
        <w:drawing>
          <wp:inline distB="114300" distT="114300" distL="114300" distR="114300">
            <wp:extent cx="5243513" cy="2273350"/>
            <wp:effectExtent b="0" l="0" r="0" t="0"/>
            <wp:docPr descr="Click on jenkins/jenkins" id="3" name="image10.png"/>
            <a:graphic>
              <a:graphicData uri="http://schemas.openxmlformats.org/drawingml/2006/picture">
                <pic:pic>
                  <pic:nvPicPr>
                    <pic:cNvPr descr="Click on jenkins/jenkins" id="0" name="image10.png"/>
                    <pic:cNvPicPr preferRelativeResize="0"/>
                  </pic:nvPicPr>
                  <pic:blipFill>
                    <a:blip r:embed="rId9"/>
                    <a:srcRect b="10474" l="0" r="0" t="0"/>
                    <a:stretch>
                      <a:fillRect/>
                    </a:stretch>
                  </pic:blipFill>
                  <pic:spPr>
                    <a:xfrm>
                      <a:off x="0" y="0"/>
                      <a:ext cx="5243513" cy="2273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oa0alrj4jmzf" w:id="7"/>
      <w:bookmarkEnd w:id="7"/>
      <w:r w:rsidDel="00000000" w:rsidR="00000000" w:rsidRPr="00000000">
        <w:rPr>
          <w:b w:val="1"/>
          <w:color w:val="000000"/>
          <w:sz w:val="26"/>
          <w:szCs w:val="26"/>
          <w:rtl w:val="0"/>
        </w:rPr>
        <w:t xml:space="preserve">5. Copy "docker pull jenkins/jenkins:lts-jdk11"</w:t>
      </w:r>
    </w:p>
    <w:p w:rsidR="00000000" w:rsidDel="00000000" w:rsidP="00000000" w:rsidRDefault="00000000" w:rsidRPr="00000000" w14:paraId="00000010">
      <w:pPr>
        <w:rPr>
          <w:b w:val="1"/>
          <w:sz w:val="26"/>
          <w:szCs w:val="26"/>
        </w:rPr>
      </w:pPr>
      <w:r w:rsidDel="00000000" w:rsidR="00000000" w:rsidRPr="00000000">
        <w:rPr>
          <w:b w:val="1"/>
          <w:sz w:val="26"/>
          <w:szCs w:val="26"/>
        </w:rPr>
        <w:drawing>
          <wp:inline distB="114300" distT="114300" distL="114300" distR="114300">
            <wp:extent cx="5734050" cy="2360594"/>
            <wp:effectExtent b="0" l="0" r="0" t="0"/>
            <wp:docPr descr="Copy element titled &quot;docker pull jenkins/jenkins:lts-jdk11&quot;" id="6" name="image1.png"/>
            <a:graphic>
              <a:graphicData uri="http://schemas.openxmlformats.org/drawingml/2006/picture">
                <pic:pic>
                  <pic:nvPicPr>
                    <pic:cNvPr descr="Copy element titled &quot;docker pull jenkins/jenkins:lts-jdk11&quot;" id="0" name="image1.png"/>
                    <pic:cNvPicPr preferRelativeResize="0"/>
                  </pic:nvPicPr>
                  <pic:blipFill>
                    <a:blip r:embed="rId10"/>
                    <a:srcRect b="15126" l="0" r="0" t="0"/>
                    <a:stretch>
                      <a:fillRect/>
                    </a:stretch>
                  </pic:blipFill>
                  <pic:spPr>
                    <a:xfrm>
                      <a:off x="0" y="0"/>
                      <a:ext cx="5734050" cy="23605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81o8mo69csx0" w:id="8"/>
      <w:bookmarkEnd w:id="8"/>
      <w:r w:rsidDel="00000000" w:rsidR="00000000" w:rsidRPr="00000000">
        <w:rPr>
          <w:b w:val="1"/>
          <w:color w:val="000000"/>
          <w:sz w:val="26"/>
          <w:szCs w:val="26"/>
          <w:rtl w:val="0"/>
        </w:rPr>
        <w:t xml:space="preserve">6. Pull the Docker image of Jenkins and run it in detached mode</w:t>
      </w:r>
    </w:p>
    <w:p w:rsidR="00000000" w:rsidDel="00000000" w:rsidP="00000000" w:rsidRDefault="00000000" w:rsidRPr="00000000" w14:paraId="00000012">
      <w:pPr>
        <w:rPr>
          <w:b w:val="1"/>
          <w:sz w:val="26"/>
          <w:szCs w:val="26"/>
        </w:rPr>
      </w:pPr>
      <w:r w:rsidDel="00000000" w:rsidR="00000000" w:rsidRPr="00000000">
        <w:rPr>
          <w:b w:val="1"/>
          <w:sz w:val="26"/>
          <w:szCs w:val="26"/>
        </w:rPr>
        <w:drawing>
          <wp:inline distB="114300" distT="114300" distL="114300" distR="114300">
            <wp:extent cx="5734050" cy="1323975"/>
            <wp:effectExtent b="0" l="0" r="0" t="0"/>
            <wp:docPr descr="Pull the Docker image of Jenkins and run it in detached mode" id="25" name="image23.png"/>
            <a:graphic>
              <a:graphicData uri="http://schemas.openxmlformats.org/drawingml/2006/picture">
                <pic:pic>
                  <pic:nvPicPr>
                    <pic:cNvPr descr="Pull the Docker image of Jenkins and run it in detached mode" id="0" name="image23.png"/>
                    <pic:cNvPicPr preferRelativeResize="0"/>
                  </pic:nvPicPr>
                  <pic:blipFill>
                    <a:blip r:embed="rId11"/>
                    <a:srcRect b="21022" l="0" r="0" t="0"/>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grkqxlo8bxje" w:id="9"/>
      <w:bookmarkEnd w:id="9"/>
      <w:r w:rsidDel="00000000" w:rsidR="00000000" w:rsidRPr="00000000">
        <w:rPr>
          <w:b w:val="1"/>
          <w:color w:val="000000"/>
          <w:sz w:val="26"/>
          <w:szCs w:val="26"/>
          <w:rtl w:val="0"/>
        </w:rPr>
        <w:t xml:space="preserve">7. check the local machine IP, so that we can verify will it be reachable on specific port</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2zy0kok8swba" w:id="10"/>
      <w:bookmarkEnd w:id="10"/>
      <w:r w:rsidDel="00000000" w:rsidR="00000000" w:rsidRPr="00000000">
        <w:rPr>
          <w:b w:val="1"/>
          <w:color w:val="000000"/>
          <w:sz w:val="26"/>
          <w:szCs w:val="26"/>
          <w:rtl w:val="0"/>
        </w:rPr>
        <w:t xml:space="preserve"> Hostname -I</w:t>
      </w:r>
    </w:p>
    <w:p w:rsidR="00000000" w:rsidDel="00000000" w:rsidP="00000000" w:rsidRDefault="00000000" w:rsidRPr="00000000" w14:paraId="00000015">
      <w:pPr>
        <w:rPr/>
      </w:pPr>
      <w:r w:rsidDel="00000000" w:rsidR="00000000" w:rsidRPr="00000000">
        <w:rPr>
          <w:rtl w:val="0"/>
        </w:rPr>
        <w:t xml:space="preserve">Example: Hostname IP address:8080 (on chrome)</w: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1155cc"/>
          <w:sz w:val="26"/>
          <w:szCs w:val="26"/>
          <w:u w:val="single"/>
        </w:rPr>
      </w:pPr>
      <w:bookmarkStart w:colFirst="0" w:colLast="0" w:name="_96a51td6ch8h" w:id="11"/>
      <w:bookmarkEnd w:id="11"/>
      <w:r w:rsidDel="00000000" w:rsidR="00000000" w:rsidRPr="00000000">
        <w:rPr>
          <w:b w:val="1"/>
          <w:color w:val="000000"/>
          <w:sz w:val="26"/>
          <w:szCs w:val="26"/>
          <w:rtl w:val="0"/>
        </w:rPr>
        <w:t xml:space="preserve">8.If other users want access our applicvation</w:t>
      </w:r>
      <w:r w:rsidDel="00000000" w:rsidR="00000000" w:rsidRPr="00000000">
        <w:rPr>
          <w:b w:val="1"/>
          <w:color w:val="000000"/>
          <w:sz w:val="26"/>
          <w:szCs w:val="26"/>
          <w:rtl w:val="0"/>
        </w:rPr>
        <w:t xml:space="preserve">, we can try to map the port of container internal port to our docker host port</w: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hmz55ywk7u4e" w:id="12"/>
      <w:bookmarkEnd w:id="12"/>
      <w:r w:rsidDel="00000000" w:rsidR="00000000" w:rsidRPr="00000000">
        <w:rPr>
          <w:b w:val="1"/>
          <w:color w:val="000000"/>
          <w:sz w:val="26"/>
          <w:szCs w:val="26"/>
          <w:rtl w:val="0"/>
        </w:rPr>
        <w:t xml:space="preserve">9. Let's run it in detached mode</w:t>
      </w:r>
    </w:p>
    <w:p w:rsidR="00000000" w:rsidDel="00000000" w:rsidP="00000000" w:rsidRDefault="00000000" w:rsidRPr="00000000" w14:paraId="00000018">
      <w:pPr>
        <w:rPr>
          <w:b w:val="1"/>
          <w:sz w:val="26"/>
          <w:szCs w:val="26"/>
        </w:rPr>
      </w:pPr>
      <w:r w:rsidDel="00000000" w:rsidR="00000000" w:rsidRPr="00000000">
        <w:rPr>
          <w:b w:val="1"/>
          <w:sz w:val="26"/>
          <w:szCs w:val="26"/>
        </w:rPr>
        <w:drawing>
          <wp:inline distB="114300" distT="114300" distL="114300" distR="114300">
            <wp:extent cx="3790950" cy="609600"/>
            <wp:effectExtent b="0" l="0" r="0" t="0"/>
            <wp:docPr descr="Let's run it in detached mode" id="4" name="image11.png"/>
            <a:graphic>
              <a:graphicData uri="http://schemas.openxmlformats.org/drawingml/2006/picture">
                <pic:pic>
                  <pic:nvPicPr>
                    <pic:cNvPr descr="Let's run it in detached mode" id="0" name="image11.png"/>
                    <pic:cNvPicPr preferRelativeResize="0"/>
                  </pic:nvPicPr>
                  <pic:blipFill>
                    <a:blip r:embed="rId12"/>
                    <a:srcRect b="0" l="0" r="33887" t="0"/>
                    <a:stretch>
                      <a:fillRect/>
                    </a:stretch>
                  </pic:blipFill>
                  <pic:spPr>
                    <a:xfrm>
                      <a:off x="0" y="0"/>
                      <a:ext cx="37909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6ada7jiw2zz3" w:id="13"/>
      <w:bookmarkEnd w:id="13"/>
      <w:r w:rsidDel="00000000" w:rsidR="00000000" w:rsidRPr="00000000">
        <w:rPr>
          <w:b w:val="1"/>
          <w:color w:val="000000"/>
          <w:sz w:val="26"/>
          <w:szCs w:val="26"/>
          <w:rtl w:val="0"/>
        </w:rPr>
        <w:t xml:space="preserve">10. Now since the container is running, let's try to map the port from container port to docker host port. Follow the steps below: Click on jenkins/jenkins…</w:t>
      </w:r>
    </w:p>
    <w:p w:rsidR="00000000" w:rsidDel="00000000" w:rsidP="00000000" w:rsidRDefault="00000000" w:rsidRPr="00000000" w14:paraId="0000001A">
      <w:pPr>
        <w:rPr>
          <w:b w:val="1"/>
          <w:sz w:val="26"/>
          <w:szCs w:val="26"/>
        </w:rPr>
      </w:pPr>
      <w:r w:rsidDel="00000000" w:rsidR="00000000" w:rsidRPr="00000000">
        <w:rPr>
          <w:b w:val="1"/>
          <w:sz w:val="26"/>
          <w:szCs w:val="26"/>
        </w:rPr>
        <w:drawing>
          <wp:inline distB="114300" distT="114300" distL="114300" distR="114300">
            <wp:extent cx="5734050" cy="2219037"/>
            <wp:effectExtent b="0" l="0" r="0" t="0"/>
            <wp:docPr descr="Now since the container is running, let's try to map the port from container port to  docker host port. Follow the steps below:&#10;Click on jenkins/jenkins…" id="1" name="image12.png"/>
            <a:graphic>
              <a:graphicData uri="http://schemas.openxmlformats.org/drawingml/2006/picture">
                <pic:pic>
                  <pic:nvPicPr>
                    <pic:cNvPr descr="Now since the container is running, let's try to map the port from container port to  docker host port. Follow the steps below:&#10;Click on jenkins/jenkins…" id="0" name="image12.png"/>
                    <pic:cNvPicPr preferRelativeResize="0"/>
                  </pic:nvPicPr>
                  <pic:blipFill>
                    <a:blip r:embed="rId13"/>
                    <a:srcRect b="20215" l="0" r="0" t="0"/>
                    <a:stretch>
                      <a:fillRect/>
                    </a:stretch>
                  </pic:blipFill>
                  <pic:spPr>
                    <a:xfrm>
                      <a:off x="0" y="0"/>
                      <a:ext cx="5734050" cy="221903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i8u5n6llkju8" w:id="14"/>
      <w:bookmarkEnd w:id="14"/>
      <w:r w:rsidDel="00000000" w:rsidR="00000000" w:rsidRPr="00000000">
        <w:rPr>
          <w:b w:val="1"/>
          <w:color w:val="000000"/>
          <w:sz w:val="26"/>
          <w:szCs w:val="26"/>
          <w:rtl w:val="0"/>
        </w:rPr>
        <w:t xml:space="preserve">11. In the same page below click on documentation</w:t>
      </w:r>
    </w:p>
    <w:p w:rsidR="00000000" w:rsidDel="00000000" w:rsidP="00000000" w:rsidRDefault="00000000" w:rsidRPr="00000000" w14:paraId="0000001C">
      <w:pPr>
        <w:rPr>
          <w:b w:val="1"/>
          <w:sz w:val="26"/>
          <w:szCs w:val="26"/>
        </w:rPr>
      </w:pPr>
      <w:r w:rsidDel="00000000" w:rsidR="00000000" w:rsidRPr="00000000">
        <w:rPr>
          <w:b w:val="1"/>
          <w:sz w:val="26"/>
          <w:szCs w:val="26"/>
        </w:rPr>
        <w:drawing>
          <wp:inline distB="114300" distT="114300" distL="114300" distR="114300">
            <wp:extent cx="5391150" cy="1781175"/>
            <wp:effectExtent b="0" l="0" r="0" t="0"/>
            <wp:docPr descr="In the same page below click on documentation" id="24" name="image25.png"/>
            <a:graphic>
              <a:graphicData uri="http://schemas.openxmlformats.org/drawingml/2006/picture">
                <pic:pic>
                  <pic:nvPicPr>
                    <pic:cNvPr descr="In the same page below click on documentation" id="0" name="image25.png"/>
                    <pic:cNvPicPr preferRelativeResize="0"/>
                  </pic:nvPicPr>
                  <pic:blipFill>
                    <a:blip r:embed="rId14"/>
                    <a:srcRect b="35958" l="5980" r="0" t="0"/>
                    <a:stretch>
                      <a:fillRect/>
                    </a:stretch>
                  </pic:blipFill>
                  <pic:spPr>
                    <a:xfrm>
                      <a:off x="0" y="0"/>
                      <a:ext cx="53911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iifczsy594f5" w:id="15"/>
      <w:bookmarkEnd w:id="15"/>
      <w:r w:rsidDel="00000000" w:rsidR="00000000" w:rsidRPr="00000000">
        <w:rPr>
          <w:b w:val="1"/>
          <w:color w:val="000000"/>
          <w:sz w:val="26"/>
          <w:szCs w:val="26"/>
          <w:rtl w:val="0"/>
        </w:rPr>
        <w:t xml:space="preserve">12. Copy docker run -p 8080:8080 -p 50000:50000 --restart=on-failure jenkins/jenkins:lts-jdk11</w:t>
      </w:r>
    </w:p>
    <w:p w:rsidR="00000000" w:rsidDel="00000000" w:rsidP="00000000" w:rsidRDefault="00000000" w:rsidRPr="00000000" w14:paraId="0000001E">
      <w:pPr>
        <w:rPr>
          <w:b w:val="1"/>
          <w:sz w:val="26"/>
          <w:szCs w:val="26"/>
        </w:rPr>
      </w:pPr>
      <w:r w:rsidDel="00000000" w:rsidR="00000000" w:rsidRPr="00000000">
        <w:rPr>
          <w:b w:val="1"/>
          <w:sz w:val="26"/>
          <w:szCs w:val="26"/>
        </w:rPr>
        <w:drawing>
          <wp:inline distB="114300" distT="114300" distL="114300" distR="114300">
            <wp:extent cx="5734050" cy="2424058"/>
            <wp:effectExtent b="0" l="0" r="0" t="0"/>
            <wp:docPr descr="Copy docker run -p 8080:8080 -p 50000:50000 --restart=on-failure jenkins/jenkins:lts-jdk11" id="13" name="image20.png"/>
            <a:graphic>
              <a:graphicData uri="http://schemas.openxmlformats.org/drawingml/2006/picture">
                <pic:pic>
                  <pic:nvPicPr>
                    <pic:cNvPr descr="Copy docker run -p 8080:8080 -p 50000:50000 --restart=on-failure jenkins/jenkins:lts-jdk11" id="0" name="image20.png"/>
                    <pic:cNvPicPr preferRelativeResize="0"/>
                  </pic:nvPicPr>
                  <pic:blipFill>
                    <a:blip r:embed="rId15"/>
                    <a:srcRect b="12844" l="0" r="0" t="0"/>
                    <a:stretch>
                      <a:fillRect/>
                    </a:stretch>
                  </pic:blipFill>
                  <pic:spPr>
                    <a:xfrm>
                      <a:off x="0" y="0"/>
                      <a:ext cx="5734050" cy="242405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n21gdv628di5" w:id="16"/>
      <w:bookmarkEnd w:id="16"/>
      <w:r w:rsidDel="00000000" w:rsidR="00000000" w:rsidRPr="00000000">
        <w:rPr>
          <w:b w:val="1"/>
          <w:color w:val="000000"/>
          <w:sz w:val="26"/>
          <w:szCs w:val="26"/>
          <w:rtl w:val="0"/>
        </w:rPr>
        <w:t xml:space="preserve">13. Run the copied command and check the container status</w:t>
      </w:r>
    </w:p>
    <w:p w:rsidR="00000000" w:rsidDel="00000000" w:rsidP="00000000" w:rsidRDefault="00000000" w:rsidRPr="00000000" w14:paraId="00000020">
      <w:pPr>
        <w:rPr>
          <w:b w:val="1"/>
          <w:sz w:val="26"/>
          <w:szCs w:val="26"/>
        </w:rPr>
      </w:pPr>
      <w:r w:rsidDel="00000000" w:rsidR="00000000" w:rsidRPr="00000000">
        <w:rPr>
          <w:b w:val="1"/>
          <w:sz w:val="26"/>
          <w:szCs w:val="26"/>
        </w:rPr>
        <w:drawing>
          <wp:inline distB="114300" distT="114300" distL="114300" distR="114300">
            <wp:extent cx="5734050" cy="484918"/>
            <wp:effectExtent b="0" l="0" r="0" t="0"/>
            <wp:docPr descr="Run the copied command and check the container status" id="5" name="image2.png"/>
            <a:graphic>
              <a:graphicData uri="http://schemas.openxmlformats.org/drawingml/2006/picture">
                <pic:pic>
                  <pic:nvPicPr>
                    <pic:cNvPr descr="Run the copied command and check the container status" id="0" name="image2.png"/>
                    <pic:cNvPicPr preferRelativeResize="0"/>
                  </pic:nvPicPr>
                  <pic:blipFill>
                    <a:blip r:embed="rId16"/>
                    <a:srcRect b="35691" l="0" r="0" t="0"/>
                    <a:stretch>
                      <a:fillRect/>
                    </a:stretch>
                  </pic:blipFill>
                  <pic:spPr>
                    <a:xfrm>
                      <a:off x="0" y="0"/>
                      <a:ext cx="5734050" cy="4849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ajkxft3f2h0f" w:id="17"/>
      <w:bookmarkEnd w:id="17"/>
      <w:r w:rsidDel="00000000" w:rsidR="00000000" w:rsidRPr="00000000">
        <w:rPr>
          <w:b w:val="1"/>
          <w:color w:val="000000"/>
          <w:sz w:val="26"/>
          <w:szCs w:val="26"/>
          <w:rtl w:val="0"/>
        </w:rPr>
        <w:t xml:space="preserve">14</w:t>
      </w:r>
      <w:ins w:author="Curiosity" w:id="0" w:date="2023-04-02T17:32:17Z">
        <w:r w:rsidDel="00000000" w:rsidR="00000000" w:rsidRPr="00000000">
          <w:rPr>
            <w:b w:val="1"/>
            <w:color w:val="000000"/>
            <w:sz w:val="26"/>
            <w:szCs w:val="26"/>
            <w:rtl w:val="0"/>
          </w:rPr>
          <w:t xml:space="preserve">. You can see message as </w:t>
        </w:r>
      </w:ins>
      <w:r w:rsidDel="00000000" w:rsidR="00000000" w:rsidRPr="00000000">
        <w:rPr>
          <w:b w:val="1"/>
          <w:color w:val="000000"/>
          <w:sz w:val="26"/>
          <w:szCs w:val="26"/>
          <w:rtl w:val="0"/>
        </w:rPr>
        <w:t xml:space="preserve">Please wait while Jenkins is getting ready to work ...…</w:t>
      </w:r>
    </w:p>
    <w:p w:rsidR="00000000" w:rsidDel="00000000" w:rsidP="00000000" w:rsidRDefault="00000000" w:rsidRPr="00000000" w14:paraId="00000022">
      <w:pPr>
        <w:rPr>
          <w:b w:val="1"/>
          <w:sz w:val="26"/>
          <w:szCs w:val="26"/>
        </w:rPr>
      </w:pPr>
      <w:r w:rsidDel="00000000" w:rsidR="00000000" w:rsidRPr="00000000">
        <w:rPr>
          <w:b w:val="1"/>
          <w:sz w:val="26"/>
          <w:szCs w:val="26"/>
        </w:rPr>
        <w:drawing>
          <wp:inline distB="114300" distT="114300" distL="114300" distR="114300">
            <wp:extent cx="5734050" cy="1905000"/>
            <wp:effectExtent b="0" l="0" r="0" t="0"/>
            <wp:docPr descr="Click on Please wait while Jenkins is getting ready to work ...…" id="23" name="image15.png"/>
            <a:graphic>
              <a:graphicData uri="http://schemas.openxmlformats.org/drawingml/2006/picture">
                <pic:pic>
                  <pic:nvPicPr>
                    <pic:cNvPr descr="Click on Please wait while Jenkins is getting ready to work ...…" id="0" name="image15.png"/>
                    <pic:cNvPicPr preferRelativeResize="0"/>
                  </pic:nvPicPr>
                  <pic:blipFill>
                    <a:blip r:embed="rId17"/>
                    <a:srcRect b="31506"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96axa8h088j7" w:id="18"/>
      <w:bookmarkEnd w:id="18"/>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Pr>
        <w:drawing>
          <wp:inline distB="114300" distT="114300" distL="114300" distR="114300">
            <wp:extent cx="5734050" cy="3680609"/>
            <wp:effectExtent b="0" l="0" r="0" t="0"/>
            <wp:docPr descr="Untitled step" id="16" name="image32.png"/>
            <a:graphic>
              <a:graphicData uri="http://schemas.openxmlformats.org/drawingml/2006/picture">
                <pic:pic>
                  <pic:nvPicPr>
                    <pic:cNvPr descr="Untitled step" id="0" name="image32.png"/>
                    <pic:cNvPicPr preferRelativeResize="0"/>
                  </pic:nvPicPr>
                  <pic:blipFill>
                    <a:blip r:embed="rId18"/>
                    <a:srcRect b="8864" l="0" r="0" t="0"/>
                    <a:stretch>
                      <a:fillRect/>
                    </a:stretch>
                  </pic:blipFill>
                  <pic:spPr>
                    <a:xfrm>
                      <a:off x="0" y="0"/>
                      <a:ext cx="5734050" cy="368060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j1o5zof61y2t" w:id="19"/>
      <w:bookmarkEnd w:id="19"/>
      <w:r w:rsidDel="00000000" w:rsidR="00000000" w:rsidRPr="00000000">
        <w:rPr>
          <w:b w:val="1"/>
          <w:color w:val="000000"/>
          <w:sz w:val="26"/>
          <w:szCs w:val="26"/>
          <w:rtl w:val="0"/>
        </w:rPr>
        <w:t xml:space="preserve">16. docker exec cat /var/jenkins_home/secrets/initialAdminPassword</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9wyxie3qbxzi" w:id="20"/>
      <w:bookmarkEnd w:id="20"/>
      <w:r w:rsidDel="00000000" w:rsidR="00000000" w:rsidRPr="00000000">
        <w:rPr>
          <w:b w:val="1"/>
          <w:color w:val="000000"/>
          <w:sz w:val="26"/>
          <w:szCs w:val="26"/>
          <w:rtl w:val="0"/>
        </w:rPr>
        <w:t xml:space="preserve">17. edit the command depending on your container ID</w:t>
      </w:r>
    </w:p>
    <w:p w:rsidR="00000000" w:rsidDel="00000000" w:rsidP="00000000" w:rsidRDefault="00000000" w:rsidRPr="00000000" w14:paraId="00000027">
      <w:pPr>
        <w:rPr>
          <w:b w:val="1"/>
          <w:sz w:val="26"/>
          <w:szCs w:val="26"/>
        </w:rPr>
      </w:pPr>
      <w:r w:rsidDel="00000000" w:rsidR="00000000" w:rsidRPr="00000000">
        <w:rPr>
          <w:b w:val="1"/>
          <w:sz w:val="26"/>
          <w:szCs w:val="26"/>
        </w:rPr>
        <w:drawing>
          <wp:inline distB="114300" distT="114300" distL="114300" distR="114300">
            <wp:extent cx="3790950" cy="885825"/>
            <wp:effectExtent b="0" l="0" r="0" t="0"/>
            <wp:docPr descr="edit the command depending upon your container ID" id="21" name="image26.png"/>
            <a:graphic>
              <a:graphicData uri="http://schemas.openxmlformats.org/drawingml/2006/picture">
                <pic:pic>
                  <pic:nvPicPr>
                    <pic:cNvPr descr="edit the command depending upon your container ID" id="0" name="image26.png"/>
                    <pic:cNvPicPr preferRelativeResize="0"/>
                  </pic:nvPicPr>
                  <pic:blipFill>
                    <a:blip r:embed="rId19"/>
                    <a:srcRect b="0" l="0" r="33887" t="0"/>
                    <a:stretch>
                      <a:fillRect/>
                    </a:stretch>
                  </pic:blipFill>
                  <pic:spPr>
                    <a:xfrm>
                      <a:off x="0" y="0"/>
                      <a:ext cx="37909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yeo2d7dys150" w:id="21"/>
      <w:bookmarkEnd w:id="21"/>
      <w:r w:rsidDel="00000000" w:rsidR="00000000" w:rsidRPr="00000000">
        <w:rPr>
          <w:b w:val="1"/>
          <w:color w:val="000000"/>
          <w:sz w:val="26"/>
          <w:szCs w:val="26"/>
          <w:rtl w:val="0"/>
        </w:rPr>
        <w:t xml:space="preserve">18. Now you can log in with an administrator password and configure the jobs like the below(you can set up your user account)</w:t>
      </w:r>
    </w:p>
    <w:p w:rsidR="00000000" w:rsidDel="00000000" w:rsidP="00000000" w:rsidRDefault="00000000" w:rsidRPr="00000000" w14:paraId="00000029">
      <w:pPr>
        <w:rPr>
          <w:b w:val="1"/>
          <w:sz w:val="26"/>
          <w:szCs w:val="26"/>
        </w:rPr>
      </w:pPr>
      <w:r w:rsidDel="00000000" w:rsidR="00000000" w:rsidRPr="00000000">
        <w:rPr>
          <w:b w:val="1"/>
          <w:sz w:val="26"/>
          <w:szCs w:val="26"/>
        </w:rPr>
        <w:drawing>
          <wp:inline distB="114300" distT="114300" distL="114300" distR="114300">
            <wp:extent cx="5734050" cy="1574691"/>
            <wp:effectExtent b="0" l="0" r="0" t="0"/>
            <wp:docPr descr="Now you can log in with an administrator password and configure the jobs like below(you can setup your user account)" id="18" name="image3.png"/>
            <a:graphic>
              <a:graphicData uri="http://schemas.openxmlformats.org/drawingml/2006/picture">
                <pic:pic>
                  <pic:nvPicPr>
                    <pic:cNvPr descr="Now you can log in with an administrator password and configure the jobs like below(you can setup your user account)" id="0" name="image3.png"/>
                    <pic:cNvPicPr preferRelativeResize="0"/>
                  </pic:nvPicPr>
                  <pic:blipFill>
                    <a:blip r:embed="rId20"/>
                    <a:srcRect b="17339" l="0" r="0" t="0"/>
                    <a:stretch>
                      <a:fillRect/>
                    </a:stretch>
                  </pic:blipFill>
                  <pic:spPr>
                    <a:xfrm>
                      <a:off x="0" y="0"/>
                      <a:ext cx="5734050" cy="157469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pp9c02mejn29" w:id="22"/>
      <w:bookmarkEnd w:id="22"/>
      <w:r w:rsidDel="00000000" w:rsidR="00000000" w:rsidRPr="00000000">
        <w:rPr>
          <w:b w:val="1"/>
          <w:color w:val="000000"/>
          <w:sz w:val="26"/>
          <w:szCs w:val="26"/>
          <w:rtl w:val="0"/>
        </w:rPr>
        <w:t xml:space="preserve">19. If we try to start a new container, we will again have to configure the same above steps again. Let's try to run one new container with the volume mapping</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9phdqw93eh7p" w:id="23"/>
      <w:bookmarkEnd w:id="23"/>
      <w:r w:rsidDel="00000000" w:rsidR="00000000" w:rsidRPr="00000000">
        <w:rPr>
          <w:b w:val="1"/>
          <w:color w:val="000000"/>
          <w:sz w:val="26"/>
          <w:szCs w:val="26"/>
          <w:rtl w:val="0"/>
        </w:rPr>
        <w:t xml:space="preserve">20. Copy docker run -p 8080:8080 -p 50000:50000 --restart=on-failure -v jenkins_home:/var/jenkins_home jenkins/jenkins:lts-jdk11</w:t>
      </w:r>
    </w:p>
    <w:p w:rsidR="00000000" w:rsidDel="00000000" w:rsidP="00000000" w:rsidRDefault="00000000" w:rsidRPr="00000000" w14:paraId="0000002C">
      <w:pPr>
        <w:rPr>
          <w:b w:val="1"/>
          <w:sz w:val="26"/>
          <w:szCs w:val="26"/>
        </w:rPr>
      </w:pPr>
      <w:r w:rsidDel="00000000" w:rsidR="00000000" w:rsidRPr="00000000">
        <w:rPr>
          <w:b w:val="1"/>
          <w:sz w:val="26"/>
          <w:szCs w:val="26"/>
        </w:rPr>
        <w:drawing>
          <wp:inline distB="114300" distT="114300" distL="114300" distR="114300">
            <wp:extent cx="5734050" cy="2414498"/>
            <wp:effectExtent b="0" l="0" r="0" t="0"/>
            <wp:docPr descr="Copy docker run -p 8080:8080 -p 50000:50000 --restart=on-failure -v jenkins_home:/var/jenkins_home jenkins/jenkins:lts-jdk11…" id="19" name="image13.png"/>
            <a:graphic>
              <a:graphicData uri="http://schemas.openxmlformats.org/drawingml/2006/picture">
                <pic:pic>
                  <pic:nvPicPr>
                    <pic:cNvPr descr="Copy docker run -p 8080:8080 -p 50000:50000 --restart=on-failure -v jenkins_home:/var/jenkins_home jenkins/jenkins:lts-jdk11…" id="0" name="image13.png"/>
                    <pic:cNvPicPr preferRelativeResize="0"/>
                  </pic:nvPicPr>
                  <pic:blipFill>
                    <a:blip r:embed="rId21"/>
                    <a:srcRect b="13188" l="0" r="0" t="0"/>
                    <a:stretch>
                      <a:fillRect/>
                    </a:stretch>
                  </pic:blipFill>
                  <pic:spPr>
                    <a:xfrm>
                      <a:off x="0" y="0"/>
                      <a:ext cx="5734050" cy="241449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6mgi1iswd8n" w:id="24"/>
      <w:bookmarkEnd w:id="24"/>
      <w:r w:rsidDel="00000000" w:rsidR="00000000" w:rsidRPr="00000000">
        <w:rPr>
          <w:b w:val="1"/>
          <w:color w:val="000000"/>
          <w:sz w:val="26"/>
          <w:szCs w:val="26"/>
          <w:rtl w:val="0"/>
        </w:rPr>
        <w:t xml:space="preserve">21. I have created the Jenkins_files under the root directory and configured this to run it on port 8085 and mapped the volume to /root/jenkins_files</w:t>
      </w:r>
    </w:p>
    <w:p w:rsidR="00000000" w:rsidDel="00000000" w:rsidP="00000000" w:rsidRDefault="00000000" w:rsidRPr="00000000" w14:paraId="0000002E">
      <w:pPr>
        <w:rPr/>
      </w:pPr>
      <w:r w:rsidDel="00000000" w:rsidR="00000000" w:rsidRPr="00000000">
        <w:rPr/>
        <w:drawing>
          <wp:inline distB="114300" distT="114300" distL="114300" distR="114300">
            <wp:extent cx="5686425" cy="190500"/>
            <wp:effectExtent b="0" l="0" r="0" t="0"/>
            <wp:docPr id="14" name="image17.png"/>
            <a:graphic>
              <a:graphicData uri="http://schemas.openxmlformats.org/drawingml/2006/picture">
                <pic:pic>
                  <pic:nvPicPr>
                    <pic:cNvPr id="0" name="image17.png"/>
                    <pic:cNvPicPr preferRelativeResize="0"/>
                  </pic:nvPicPr>
                  <pic:blipFill>
                    <a:blip r:embed="rId22"/>
                    <a:srcRect b="82378" l="0" r="0" t="0"/>
                    <a:stretch>
                      <a:fillRect/>
                    </a:stretch>
                  </pic:blipFill>
                  <pic:spPr>
                    <a:xfrm>
                      <a:off x="0" y="0"/>
                      <a:ext cx="56864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00713" cy="1343025"/>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0071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sz w:val="26"/>
          <w:szCs w:val="26"/>
        </w:rPr>
      </w:pPr>
      <w:bookmarkStart w:colFirst="0" w:colLast="0" w:name="_jgnj199yf4ht" w:id="25"/>
      <w:bookmarkEnd w:id="25"/>
      <w:r w:rsidDel="00000000" w:rsidR="00000000" w:rsidRPr="00000000">
        <w:rPr>
          <w:b w:val="1"/>
          <w:color w:val="000000"/>
          <w:sz w:val="26"/>
          <w:szCs w:val="26"/>
          <w:rtl w:val="0"/>
        </w:rPr>
        <w:t xml:space="preserve">22. open port 8085 and validate if it working</w:t>
      </w:r>
      <w:r w:rsidDel="00000000" w:rsidR="00000000" w:rsidRPr="00000000">
        <w:rPr>
          <w:b w:val="1"/>
          <w:sz w:val="26"/>
          <w:szCs w:val="26"/>
        </w:rPr>
        <w:drawing>
          <wp:inline distB="114300" distT="114300" distL="114300" distR="114300">
            <wp:extent cx="4900613" cy="2105317"/>
            <wp:effectExtent b="0" l="0" r="0" t="0"/>
            <wp:docPr descr="open the port 808" id="7" name="image27.png"/>
            <a:graphic>
              <a:graphicData uri="http://schemas.openxmlformats.org/drawingml/2006/picture">
                <pic:pic>
                  <pic:nvPicPr>
                    <pic:cNvPr descr="open the port 808" id="0" name="image27.png"/>
                    <pic:cNvPicPr preferRelativeResize="0"/>
                  </pic:nvPicPr>
                  <pic:blipFill>
                    <a:blip r:embed="rId24"/>
                    <a:srcRect b="11602" l="0" r="0" t="0"/>
                    <a:stretch>
                      <a:fillRect/>
                    </a:stretch>
                  </pic:blipFill>
                  <pic:spPr>
                    <a:xfrm>
                      <a:off x="0" y="0"/>
                      <a:ext cx="4900613" cy="21053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nukyrrearde0" w:id="26"/>
      <w:bookmarkEnd w:id="26"/>
      <w:r w:rsidDel="00000000" w:rsidR="00000000" w:rsidRPr="00000000">
        <w:rPr>
          <w:b w:val="1"/>
          <w:color w:val="000000"/>
          <w:sz w:val="26"/>
          <w:szCs w:val="26"/>
          <w:rtl w:val="0"/>
        </w:rPr>
        <w:t xml:space="preserve">23. Enter the password as we discussed in earlier steps and continue</w:t>
      </w:r>
    </w:p>
    <w:p w:rsidR="00000000" w:rsidDel="00000000" w:rsidP="00000000" w:rsidRDefault="00000000" w:rsidRPr="00000000" w14:paraId="00000032">
      <w:pPr>
        <w:rPr>
          <w:b w:val="1"/>
          <w:sz w:val="26"/>
          <w:szCs w:val="26"/>
        </w:rPr>
      </w:pPr>
      <w:r w:rsidDel="00000000" w:rsidR="00000000" w:rsidRPr="00000000">
        <w:rPr>
          <w:b w:val="1"/>
          <w:sz w:val="26"/>
          <w:szCs w:val="26"/>
        </w:rPr>
        <w:drawing>
          <wp:inline distB="114300" distT="114300" distL="114300" distR="114300">
            <wp:extent cx="5734050" cy="2152650"/>
            <wp:effectExtent b="0" l="0" r="0" t="0"/>
            <wp:docPr descr="Enter the password as we discussed in earlier steps and continue" id="28" name="image29.png"/>
            <a:graphic>
              <a:graphicData uri="http://schemas.openxmlformats.org/drawingml/2006/picture">
                <pic:pic>
                  <pic:nvPicPr>
                    <pic:cNvPr descr="Enter the password as we discussed in earlier steps and continue" id="0" name="image29.png"/>
                    <pic:cNvPicPr preferRelativeResize="0"/>
                  </pic:nvPicPr>
                  <pic:blipFill>
                    <a:blip r:embed="rId25"/>
                    <a:srcRect b="20422" l="0" r="0" t="0"/>
                    <a:stretch>
                      <a:fillRect/>
                    </a:stretch>
                  </pic:blipFill>
                  <pic:spPr>
                    <a:xfrm>
                      <a:off x="0" y="0"/>
                      <a:ext cx="5734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ic71g274vbbi" w:id="27"/>
      <w:bookmarkEnd w:id="27"/>
      <w:r w:rsidDel="00000000" w:rsidR="00000000" w:rsidRPr="00000000">
        <w:rPr>
          <w:b w:val="1"/>
          <w:color w:val="000000"/>
          <w:sz w:val="26"/>
          <w:szCs w:val="26"/>
          <w:rtl w:val="0"/>
        </w:rPr>
        <w:t xml:space="preserve">24. Click on Install suggested plugins…</w:t>
      </w:r>
    </w:p>
    <w:p w:rsidR="00000000" w:rsidDel="00000000" w:rsidP="00000000" w:rsidRDefault="00000000" w:rsidRPr="00000000" w14:paraId="00000034">
      <w:pPr>
        <w:rPr>
          <w:b w:val="1"/>
          <w:sz w:val="26"/>
          <w:szCs w:val="26"/>
        </w:rPr>
      </w:pPr>
      <w:r w:rsidDel="00000000" w:rsidR="00000000" w:rsidRPr="00000000">
        <w:rPr>
          <w:b w:val="1"/>
          <w:sz w:val="26"/>
          <w:szCs w:val="26"/>
        </w:rPr>
        <w:drawing>
          <wp:inline distB="114300" distT="114300" distL="114300" distR="114300">
            <wp:extent cx="5734050" cy="2337584"/>
            <wp:effectExtent b="0" l="0" r="0" t="0"/>
            <wp:docPr descr="Click on Install suggested plugins…" id="11" name="image5.png"/>
            <a:graphic>
              <a:graphicData uri="http://schemas.openxmlformats.org/drawingml/2006/picture">
                <pic:pic>
                  <pic:nvPicPr>
                    <pic:cNvPr descr="Click on Install suggested plugins…" id="0" name="image5.png"/>
                    <pic:cNvPicPr preferRelativeResize="0"/>
                  </pic:nvPicPr>
                  <pic:blipFill>
                    <a:blip r:embed="rId26"/>
                    <a:srcRect b="15953" l="0" r="0" t="0"/>
                    <a:stretch>
                      <a:fillRect/>
                    </a:stretch>
                  </pic:blipFill>
                  <pic:spPr>
                    <a:xfrm>
                      <a:off x="0" y="0"/>
                      <a:ext cx="5734050" cy="233758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1liujb3hilep" w:id="28"/>
      <w:bookmarkEnd w:id="28"/>
      <w:r w:rsidDel="00000000" w:rsidR="00000000" w:rsidRPr="00000000">
        <w:rPr>
          <w:b w:val="1"/>
          <w:color w:val="000000"/>
          <w:sz w:val="26"/>
          <w:szCs w:val="26"/>
          <w:rtl w:val="0"/>
        </w:rPr>
        <w:t xml:space="preserve">25. Fill the details</w:t>
      </w:r>
    </w:p>
    <w:p w:rsidR="00000000" w:rsidDel="00000000" w:rsidP="00000000" w:rsidRDefault="00000000" w:rsidRPr="00000000" w14:paraId="00000036">
      <w:pPr>
        <w:rPr>
          <w:b w:val="1"/>
          <w:sz w:val="26"/>
          <w:szCs w:val="26"/>
        </w:rPr>
      </w:pPr>
      <w:r w:rsidDel="00000000" w:rsidR="00000000" w:rsidRPr="00000000">
        <w:rPr>
          <w:b w:val="1"/>
          <w:sz w:val="26"/>
          <w:szCs w:val="26"/>
        </w:rPr>
        <w:drawing>
          <wp:inline distB="114300" distT="114300" distL="114300" distR="114300">
            <wp:extent cx="5734050" cy="2465369"/>
            <wp:effectExtent b="0" l="0" r="0" t="0"/>
            <wp:docPr descr="Fill the details " id="15" name="image9.png"/>
            <a:graphic>
              <a:graphicData uri="http://schemas.openxmlformats.org/drawingml/2006/picture">
                <pic:pic>
                  <pic:nvPicPr>
                    <pic:cNvPr descr="Fill the details " id="0" name="image9.png"/>
                    <pic:cNvPicPr preferRelativeResize="0"/>
                  </pic:nvPicPr>
                  <pic:blipFill>
                    <a:blip r:embed="rId27"/>
                    <a:srcRect b="11359" l="0" r="0" t="0"/>
                    <a:stretch>
                      <a:fillRect/>
                    </a:stretch>
                  </pic:blipFill>
                  <pic:spPr>
                    <a:xfrm>
                      <a:off x="0" y="0"/>
                      <a:ext cx="5734050" cy="24653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r8n2vcptz94q" w:id="29"/>
      <w:bookmarkEnd w:id="29"/>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cze0n727nh37" w:id="30"/>
      <w:bookmarkEnd w:id="30"/>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y044scbrw7cg" w:id="31"/>
      <w:bookmarkEnd w:id="31"/>
      <w:r w:rsidDel="00000000" w:rsidR="00000000" w:rsidRPr="00000000">
        <w:rPr>
          <w:b w:val="1"/>
          <w:color w:val="000000"/>
          <w:sz w:val="26"/>
          <w:szCs w:val="26"/>
          <w:rtl w:val="0"/>
        </w:rPr>
        <w:t xml:space="preserve">26. Fill in the details as per your wish</w:t>
      </w:r>
    </w:p>
    <w:p w:rsidR="00000000" w:rsidDel="00000000" w:rsidP="00000000" w:rsidRDefault="00000000" w:rsidRPr="00000000" w14:paraId="0000003A">
      <w:pPr>
        <w:rPr>
          <w:b w:val="1"/>
          <w:sz w:val="26"/>
          <w:szCs w:val="26"/>
        </w:rPr>
      </w:pPr>
      <w:r w:rsidDel="00000000" w:rsidR="00000000" w:rsidRPr="00000000">
        <w:rPr>
          <w:b w:val="1"/>
          <w:sz w:val="26"/>
          <w:szCs w:val="26"/>
        </w:rPr>
        <w:drawing>
          <wp:inline distB="114300" distT="114300" distL="114300" distR="114300">
            <wp:extent cx="5734050" cy="2333625"/>
            <wp:effectExtent b="0" l="0" r="0" t="0"/>
            <wp:docPr descr="Fill the details as per your wish" id="29" name="image28.png"/>
            <a:graphic>
              <a:graphicData uri="http://schemas.openxmlformats.org/drawingml/2006/picture">
                <pic:pic>
                  <pic:nvPicPr>
                    <pic:cNvPr descr="Fill the details as per your wish" id="0" name="image28.png"/>
                    <pic:cNvPicPr preferRelativeResize="0"/>
                  </pic:nvPicPr>
                  <pic:blipFill>
                    <a:blip r:embed="rId28"/>
                    <a:srcRect b="16095" l="0" r="0" t="0"/>
                    <a:stretch>
                      <a:fillRect/>
                    </a:stretch>
                  </pic:blipFill>
                  <pic:spPr>
                    <a:xfrm>
                      <a:off x="0" y="0"/>
                      <a:ext cx="5734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y6wf6phhjd18" w:id="32"/>
      <w:bookmarkEnd w:id="32"/>
      <w:r w:rsidDel="00000000" w:rsidR="00000000" w:rsidRPr="00000000">
        <w:rPr>
          <w:b w:val="1"/>
          <w:color w:val="000000"/>
          <w:sz w:val="26"/>
          <w:szCs w:val="26"/>
          <w:rtl w:val="0"/>
        </w:rPr>
        <w:t xml:space="preserve">27. Click on Save and Finish</w:t>
      </w:r>
    </w:p>
    <w:p w:rsidR="00000000" w:rsidDel="00000000" w:rsidP="00000000" w:rsidRDefault="00000000" w:rsidRPr="00000000" w14:paraId="0000003C">
      <w:pPr>
        <w:rPr>
          <w:b w:val="1"/>
          <w:sz w:val="26"/>
          <w:szCs w:val="26"/>
        </w:rPr>
      </w:pPr>
      <w:r w:rsidDel="00000000" w:rsidR="00000000" w:rsidRPr="00000000">
        <w:rPr>
          <w:b w:val="1"/>
          <w:sz w:val="26"/>
          <w:szCs w:val="26"/>
        </w:rPr>
        <w:drawing>
          <wp:inline distB="114300" distT="114300" distL="114300" distR="114300">
            <wp:extent cx="5734050" cy="2528084"/>
            <wp:effectExtent b="0" l="0" r="0" t="0"/>
            <wp:docPr descr="Click on Save and Finish" id="22" name="image18.png"/>
            <a:graphic>
              <a:graphicData uri="http://schemas.openxmlformats.org/drawingml/2006/picture">
                <pic:pic>
                  <pic:nvPicPr>
                    <pic:cNvPr descr="Click on Save and Finish" id="0" name="image18.png"/>
                    <pic:cNvPicPr preferRelativeResize="0"/>
                  </pic:nvPicPr>
                  <pic:blipFill>
                    <a:blip r:embed="rId29"/>
                    <a:srcRect b="9104" l="0" r="0" t="0"/>
                    <a:stretch>
                      <a:fillRect/>
                    </a:stretch>
                  </pic:blipFill>
                  <pic:spPr>
                    <a:xfrm>
                      <a:off x="0" y="0"/>
                      <a:ext cx="5734050" cy="252808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blkymplyab8f" w:id="33"/>
      <w:bookmarkEnd w:id="33"/>
      <w:r w:rsidDel="00000000" w:rsidR="00000000" w:rsidRPr="00000000">
        <w:rPr>
          <w:b w:val="1"/>
          <w:color w:val="000000"/>
          <w:sz w:val="26"/>
          <w:szCs w:val="26"/>
          <w:rtl w:val="0"/>
        </w:rPr>
        <w:t xml:space="preserve">28. Click on Start using Jenkins</w:t>
      </w:r>
    </w:p>
    <w:p w:rsidR="00000000" w:rsidDel="00000000" w:rsidP="00000000" w:rsidRDefault="00000000" w:rsidRPr="00000000" w14:paraId="0000003E">
      <w:pPr>
        <w:jc w:val="center"/>
        <w:rPr>
          <w:b w:val="1"/>
          <w:sz w:val="26"/>
          <w:szCs w:val="26"/>
        </w:rPr>
        <w:pPrChange w:author="Curiosity" w:id="0" w:date="2023-04-02T17:33:48Z">
          <w:pPr/>
        </w:pPrChange>
      </w:pPr>
      <w:r w:rsidDel="00000000" w:rsidR="00000000" w:rsidRPr="00000000">
        <w:rPr>
          <w:b w:val="1"/>
          <w:sz w:val="26"/>
          <w:szCs w:val="26"/>
        </w:rPr>
        <w:drawing>
          <wp:inline distB="114300" distT="114300" distL="114300" distR="114300">
            <wp:extent cx="4895850" cy="1952625"/>
            <wp:effectExtent b="0" l="0" r="0" t="0"/>
            <wp:docPr descr="Click on Start using Jenkins" id="8" name="image8.png"/>
            <a:graphic>
              <a:graphicData uri="http://schemas.openxmlformats.org/drawingml/2006/picture">
                <pic:pic>
                  <pic:nvPicPr>
                    <pic:cNvPr descr="Click on Start using Jenkins" id="0" name="image8.png"/>
                    <pic:cNvPicPr preferRelativeResize="0"/>
                  </pic:nvPicPr>
                  <pic:blipFill>
                    <a:blip r:embed="rId30"/>
                    <a:srcRect b="29794" l="0" r="14617" t="0"/>
                    <a:stretch>
                      <a:fillRect/>
                    </a:stretch>
                  </pic:blipFill>
                  <pic:spPr>
                    <a:xfrm>
                      <a:off x="0" y="0"/>
                      <a:ext cx="48958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q2kbqlohz9v5" w:id="34"/>
      <w:bookmarkEnd w:id="34"/>
      <w:r w:rsidDel="00000000" w:rsidR="00000000" w:rsidRPr="00000000">
        <w:rPr>
          <w:b w:val="1"/>
          <w:color w:val="000000"/>
          <w:sz w:val="26"/>
          <w:szCs w:val="26"/>
          <w:rtl w:val="0"/>
        </w:rPr>
        <w:t xml:space="preserve">29. Click on New Item</w:t>
      </w:r>
    </w:p>
    <w:p w:rsidR="00000000" w:rsidDel="00000000" w:rsidP="00000000" w:rsidRDefault="00000000" w:rsidRPr="00000000" w14:paraId="00000040">
      <w:pPr>
        <w:rPr>
          <w:b w:val="1"/>
          <w:sz w:val="26"/>
          <w:szCs w:val="26"/>
        </w:rPr>
      </w:pPr>
      <w:r w:rsidDel="00000000" w:rsidR="00000000" w:rsidRPr="00000000">
        <w:rPr>
          <w:b w:val="1"/>
          <w:sz w:val="26"/>
          <w:szCs w:val="26"/>
        </w:rPr>
        <w:drawing>
          <wp:inline distB="114300" distT="114300" distL="114300" distR="114300">
            <wp:extent cx="3962400" cy="1471613"/>
            <wp:effectExtent b="0" l="0" r="0" t="0"/>
            <wp:docPr descr="Click on New Item" id="9" name="image6.png"/>
            <a:graphic>
              <a:graphicData uri="http://schemas.openxmlformats.org/drawingml/2006/picture">
                <pic:pic>
                  <pic:nvPicPr>
                    <pic:cNvPr descr="Click on New Item" id="0" name="image6.png"/>
                    <pic:cNvPicPr preferRelativeResize="0"/>
                  </pic:nvPicPr>
                  <pic:blipFill>
                    <a:blip r:embed="rId31"/>
                    <a:srcRect b="14383" l="0" r="0" t="0"/>
                    <a:stretch>
                      <a:fillRect/>
                    </a:stretch>
                  </pic:blipFill>
                  <pic:spPr>
                    <a:xfrm>
                      <a:off x="0" y="0"/>
                      <a:ext cx="39624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xj8l208g5b" w:id="35"/>
      <w:bookmarkEnd w:id="35"/>
      <w:r w:rsidDel="00000000" w:rsidR="00000000" w:rsidRPr="00000000">
        <w:rPr>
          <w:b w:val="1"/>
          <w:color w:val="000000"/>
          <w:sz w:val="26"/>
          <w:szCs w:val="26"/>
          <w:rtl w:val="0"/>
        </w:rPr>
        <w:t xml:space="preserve">30. Type "testjob"</w:t>
      </w:r>
    </w:p>
    <w:p w:rsidR="00000000" w:rsidDel="00000000" w:rsidP="00000000" w:rsidRDefault="00000000" w:rsidRPr="00000000" w14:paraId="00000042">
      <w:pPr>
        <w:rPr>
          <w:b w:val="1"/>
          <w:sz w:val="26"/>
          <w:szCs w:val="26"/>
        </w:rPr>
      </w:pPr>
      <w:r w:rsidDel="00000000" w:rsidR="00000000" w:rsidRPr="00000000">
        <w:rPr>
          <w:b w:val="1"/>
          <w:sz w:val="26"/>
          <w:szCs w:val="26"/>
        </w:rPr>
        <w:drawing>
          <wp:inline distB="114300" distT="114300" distL="114300" distR="114300">
            <wp:extent cx="5734050" cy="2404259"/>
            <wp:effectExtent b="0" l="0" r="0" t="0"/>
            <wp:docPr descr="Type &quot;testjob&quot;" id="20" name="image16.png"/>
            <a:graphic>
              <a:graphicData uri="http://schemas.openxmlformats.org/drawingml/2006/picture">
                <pic:pic>
                  <pic:nvPicPr>
                    <pic:cNvPr descr="Type &quot;testjob&quot;" id="0" name="image16.png"/>
                    <pic:cNvPicPr preferRelativeResize="0"/>
                  </pic:nvPicPr>
                  <pic:blipFill>
                    <a:blip r:embed="rId32"/>
                    <a:srcRect b="13556" l="0" r="0" t="0"/>
                    <a:stretch>
                      <a:fillRect/>
                    </a:stretch>
                  </pic:blipFill>
                  <pic:spPr>
                    <a:xfrm>
                      <a:off x="0" y="0"/>
                      <a:ext cx="5734050" cy="240425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spuhy8qukkdf" w:id="36"/>
      <w:bookmarkEnd w:id="36"/>
      <w:r w:rsidDel="00000000" w:rsidR="00000000" w:rsidRPr="00000000">
        <w:rPr>
          <w:b w:val="1"/>
          <w:color w:val="000000"/>
          <w:sz w:val="26"/>
          <w:szCs w:val="26"/>
          <w:rtl w:val="0"/>
        </w:rPr>
        <w:t xml:space="preserve">31. Click on any type of project you want to create</w:t>
      </w:r>
    </w:p>
    <w:p w:rsidR="00000000" w:rsidDel="00000000" w:rsidP="00000000" w:rsidRDefault="00000000" w:rsidRPr="00000000" w14:paraId="00000044">
      <w:pPr>
        <w:rPr>
          <w:b w:val="1"/>
          <w:sz w:val="26"/>
          <w:szCs w:val="26"/>
        </w:rPr>
      </w:pPr>
      <w:r w:rsidDel="00000000" w:rsidR="00000000" w:rsidRPr="00000000">
        <w:rPr>
          <w:b w:val="1"/>
          <w:sz w:val="26"/>
          <w:szCs w:val="26"/>
        </w:rPr>
        <w:drawing>
          <wp:inline distB="114300" distT="114300" distL="114300" distR="114300">
            <wp:extent cx="5734050" cy="2465369"/>
            <wp:effectExtent b="0" l="0" r="0" t="0"/>
            <wp:docPr descr="Click on radio" id="27" name="image19.png"/>
            <a:graphic>
              <a:graphicData uri="http://schemas.openxmlformats.org/drawingml/2006/picture">
                <pic:pic>
                  <pic:nvPicPr>
                    <pic:cNvPr descr="Click on radio" id="0" name="image19.png"/>
                    <pic:cNvPicPr preferRelativeResize="0"/>
                  </pic:nvPicPr>
                  <pic:blipFill>
                    <a:blip r:embed="rId33"/>
                    <a:srcRect b="11359" l="0" r="0" t="0"/>
                    <a:stretch>
                      <a:fillRect/>
                    </a:stretch>
                  </pic:blipFill>
                  <pic:spPr>
                    <a:xfrm>
                      <a:off x="0" y="0"/>
                      <a:ext cx="5734050" cy="24653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qsug9tkjtn90" w:id="37"/>
      <w:bookmarkEnd w:id="37"/>
      <w:r w:rsidDel="00000000" w:rsidR="00000000" w:rsidRPr="00000000">
        <w:rPr>
          <w:b w:val="1"/>
          <w:color w:val="000000"/>
          <w:sz w:val="26"/>
          <w:szCs w:val="26"/>
          <w:rtl w:val="0"/>
        </w:rPr>
        <w:t xml:space="preserve">32. Click on OK</w:t>
      </w:r>
    </w:p>
    <w:p w:rsidR="00000000" w:rsidDel="00000000" w:rsidP="00000000" w:rsidRDefault="00000000" w:rsidRPr="00000000" w14:paraId="00000046">
      <w:pPr>
        <w:jc w:val="center"/>
        <w:rPr>
          <w:b w:val="1"/>
          <w:sz w:val="26"/>
          <w:szCs w:val="26"/>
        </w:rPr>
      </w:pPr>
      <w:r w:rsidDel="00000000" w:rsidR="00000000" w:rsidRPr="00000000">
        <w:rPr>
          <w:b w:val="1"/>
          <w:sz w:val="26"/>
          <w:szCs w:val="26"/>
        </w:rPr>
        <w:drawing>
          <wp:inline distB="114300" distT="114300" distL="114300" distR="114300">
            <wp:extent cx="3439950" cy="2492470"/>
            <wp:effectExtent b="0" l="0" r="0" t="0"/>
            <wp:docPr descr="Click on OK" id="17" name="image4.png"/>
            <a:graphic>
              <a:graphicData uri="http://schemas.openxmlformats.org/drawingml/2006/picture">
                <pic:pic>
                  <pic:nvPicPr>
                    <pic:cNvPr descr="Click on OK" id="0" name="image4.png"/>
                    <pic:cNvPicPr preferRelativeResize="0"/>
                  </pic:nvPicPr>
                  <pic:blipFill>
                    <a:blip r:embed="rId34"/>
                    <a:srcRect b="0" l="0" r="33056" t="0"/>
                    <a:stretch>
                      <a:fillRect/>
                    </a:stretch>
                  </pic:blipFill>
                  <pic:spPr>
                    <a:xfrm>
                      <a:off x="0" y="0"/>
                      <a:ext cx="3439950" cy="24924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ebjbo2yoy2x7" w:id="38"/>
      <w:bookmarkEnd w:id="38"/>
      <w:r w:rsidDel="00000000" w:rsidR="00000000" w:rsidRPr="00000000">
        <w:rPr>
          <w:b w:val="1"/>
          <w:color w:val="000000"/>
          <w:sz w:val="26"/>
          <w:szCs w:val="26"/>
          <w:rtl w:val="0"/>
        </w:rPr>
        <w:t xml:space="preserve">33. Click on Save</w:t>
      </w:r>
    </w:p>
    <w:p w:rsidR="00000000" w:rsidDel="00000000" w:rsidP="00000000" w:rsidRDefault="00000000" w:rsidRPr="00000000" w14:paraId="00000048">
      <w:pPr>
        <w:rPr>
          <w:b w:val="1"/>
          <w:sz w:val="26"/>
          <w:szCs w:val="26"/>
        </w:rPr>
      </w:pPr>
      <w:r w:rsidDel="00000000" w:rsidR="00000000" w:rsidRPr="00000000">
        <w:rPr>
          <w:b w:val="1"/>
          <w:sz w:val="26"/>
          <w:szCs w:val="26"/>
        </w:rPr>
        <w:drawing>
          <wp:inline distB="114300" distT="114300" distL="114300" distR="114300">
            <wp:extent cx="5734050" cy="2556659"/>
            <wp:effectExtent b="0" l="0" r="0" t="0"/>
            <wp:docPr descr="Click on Save" id="12" name="image7.png"/>
            <a:graphic>
              <a:graphicData uri="http://schemas.openxmlformats.org/drawingml/2006/picture">
                <pic:pic>
                  <pic:nvPicPr>
                    <pic:cNvPr descr="Click on Save" id="0" name="image7.png"/>
                    <pic:cNvPicPr preferRelativeResize="0"/>
                  </pic:nvPicPr>
                  <pic:blipFill>
                    <a:blip r:embed="rId35"/>
                    <a:srcRect b="8076" l="0" r="0" t="0"/>
                    <a:stretch>
                      <a:fillRect/>
                    </a:stretch>
                  </pic:blipFill>
                  <pic:spPr>
                    <a:xfrm>
                      <a:off x="0" y="0"/>
                      <a:ext cx="5734050" cy="255665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1llk9xkuwuy9" w:id="39"/>
      <w:bookmarkEnd w:id="39"/>
      <w:r w:rsidDel="00000000" w:rsidR="00000000" w:rsidRPr="00000000">
        <w:rPr>
          <w:b w:val="1"/>
          <w:color w:val="000000"/>
          <w:sz w:val="26"/>
          <w:szCs w:val="26"/>
          <w:rtl w:val="0"/>
        </w:rPr>
        <w:t xml:space="preserve">34. You can see your created testjob</w:t>
      </w:r>
    </w:p>
    <w:p w:rsidR="00000000" w:rsidDel="00000000" w:rsidP="00000000" w:rsidRDefault="00000000" w:rsidRPr="00000000" w14:paraId="0000004A">
      <w:pPr>
        <w:rPr>
          <w:b w:val="1"/>
          <w:sz w:val="26"/>
          <w:szCs w:val="26"/>
        </w:rPr>
      </w:pPr>
      <w:r w:rsidDel="00000000" w:rsidR="00000000" w:rsidRPr="00000000">
        <w:rPr>
          <w:b w:val="1"/>
          <w:sz w:val="26"/>
          <w:szCs w:val="26"/>
        </w:rPr>
        <w:drawing>
          <wp:inline distB="114300" distT="114300" distL="114300" distR="114300">
            <wp:extent cx="5519738" cy="2356433"/>
            <wp:effectExtent b="0" l="0" r="0" t="0"/>
            <wp:docPr descr="You can see your created testjob " id="2" name="image14.png"/>
            <a:graphic>
              <a:graphicData uri="http://schemas.openxmlformats.org/drawingml/2006/picture">
                <pic:pic>
                  <pic:nvPicPr>
                    <pic:cNvPr descr="You can see your created testjob " id="0" name="image14.png"/>
                    <pic:cNvPicPr preferRelativeResize="0"/>
                  </pic:nvPicPr>
                  <pic:blipFill>
                    <a:blip r:embed="rId36"/>
                    <a:srcRect b="11986" l="0" r="0" t="0"/>
                    <a:stretch>
                      <a:fillRect/>
                    </a:stretch>
                  </pic:blipFill>
                  <pic:spPr>
                    <a:xfrm>
                      <a:off x="0" y="0"/>
                      <a:ext cx="5519738" cy="235643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w2onjr5u8spc" w:id="40"/>
      <w:bookmarkEnd w:id="40"/>
      <w:r w:rsidDel="00000000" w:rsidR="00000000" w:rsidRPr="00000000">
        <w:rPr>
          <w:b w:val="1"/>
          <w:color w:val="000000"/>
          <w:sz w:val="26"/>
          <w:szCs w:val="26"/>
          <w:rtl w:val="0"/>
        </w:rPr>
        <w:t xml:space="preserve">35. Since we already mapped the docker host path to the Jenkins files, even if we delete and provision another container. Still, we can see our last testjob as it is stored in our /root/jenkins_files.</w:t>
      </w:r>
    </w:p>
    <w:p w:rsidR="00000000" w:rsidDel="00000000" w:rsidP="00000000" w:rsidRDefault="00000000" w:rsidRPr="00000000" w14:paraId="0000004C">
      <w:pPr>
        <w:spacing w:after="240" w:before="240" w:lineRule="auto"/>
        <w:rPr/>
      </w:pPr>
      <w:r w:rsidDel="00000000" w:rsidR="00000000" w:rsidRPr="00000000">
        <w:rPr>
          <w:rtl w:val="0"/>
        </w:rPr>
        <w:t xml:space="preserve">You have to log in again using old credentials, then you can see the testjob.</w:t>
      </w:r>
    </w:p>
    <w:p w:rsidR="00000000" w:rsidDel="00000000" w:rsidP="00000000" w:rsidRDefault="00000000" w:rsidRPr="00000000" w14:paraId="0000004D">
      <w:pPr>
        <w:spacing w:after="240" w:before="240" w:lineRule="auto"/>
        <w:rPr/>
      </w:pPr>
      <w:r w:rsidDel="00000000" w:rsidR="00000000" w:rsidRPr="00000000">
        <w:rPr>
          <w:rtl w:val="0"/>
        </w:rPr>
        <w:t xml:space="preserve">Hope everyone has a clear understanding of this. Thanks for reading...</w:t>
      </w:r>
    </w:p>
    <w:p w:rsidR="00000000" w:rsidDel="00000000" w:rsidP="00000000" w:rsidRDefault="00000000" w:rsidRPr="00000000" w14:paraId="0000004E">
      <w:pPr>
        <w:rPr>
          <w:i w:val="1"/>
          <w:color w:val="1155cc"/>
          <w:u w:val="singl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8.png"/><Relationship Id="rId7" Type="http://schemas.openxmlformats.org/officeDocument/2006/relationships/image" Target="media/image31.png"/><Relationship Id="rId8" Type="http://schemas.openxmlformats.org/officeDocument/2006/relationships/image" Target="media/image24.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16.png"/><Relationship Id="rId13" Type="http://schemas.openxmlformats.org/officeDocument/2006/relationships/image" Target="media/image12.png"/><Relationship Id="rId35" Type="http://schemas.openxmlformats.org/officeDocument/2006/relationships/image" Target="media/image7.png"/><Relationship Id="rId12" Type="http://schemas.openxmlformats.org/officeDocument/2006/relationships/image" Target="media/image11.png"/><Relationship Id="rId34" Type="http://schemas.openxmlformats.org/officeDocument/2006/relationships/image" Target="media/image4.png"/><Relationship Id="rId15" Type="http://schemas.openxmlformats.org/officeDocument/2006/relationships/image" Target="media/image20.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